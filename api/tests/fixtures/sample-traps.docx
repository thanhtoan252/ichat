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67fef3426f948fd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Cai dat</w:t>
      </w:r>
    </w:p>
    <w:p>
      <w:r>
        <w:t xml:space="preserve">Day la mot </w:t>
      </w:r>
      <w:r>
        <w:t xml:space="preserve">cau bi Word </w:t>
      </w:r>
      <w:r>
        <w:t xml:space="preserve">cat thanh nhieu </w:t>
      </w:r>
      <w:r>
        <w:t>run lien nhau.</w:t>
      </w:r>
    </w:p>
    <w:p>
      <w:pPr>
        <w:pStyle w:val="TieuDeChuong"/>
      </w:pPr>
      <w:r>
        <w:t>Cau hinh he thong</w:t>
      </w:r>
    </w:p>
    <w:p>
      <w:r>
        <w:t xml:space="preserve">Dieu khoan </w:t>
      </w:r>
      <w:del w:author="Nguoi sua" w:date="2026-08-27T23:22:11.580439Z" w:id="101">
        <w:r>
          <w:delText>KHONG_DUOC_XUAT_HIEN_TRONG_INDEX</w:delText>
        </w:r>
      </w:del>
      <w:ins w:author="Nguoi sua" w:date="2026-08-27T23:22:11.581535Z" w:id="102">
        <w:r>
          <w:t xml:space="preserve">VAN_CON_HIEU_LUC</w:t>
        </w:r>
      </w:ins>
      <w:r>
        <w:t> theo hop dong.</w:t>
      </w:r>
    </w:p>
    <w:p>
      <w:pPr>
        <w:numPr>
          <w:ilvl w:val="0"/>
          <w:numId w:val="1"/>
        </w:numPr>
      </w:pPr>
      <w:r>
        <w:t>Muc danh sach 1</w:t>
      </w:r>
    </w:p>
    <w:p>
      <w:pPr>
        <w:numPr>
          <w:ilvl w:val="0"/>
          <w:numId w:val="1"/>
        </w:numPr>
      </w:pPr>
      <w:r>
        <w:t>Muc danh sach 2</w:t>
      </w:r>
    </w:p>
    <w:tbl>
      <w:tr>
        <w:tc>
          <w:p>
            <w:r>
              <w:t>Ten</w:t>
            </w:r>
          </w:p>
        </w:tc>
        <w:tc>
          <w:p>
            <w:r>
              <w:t>Gia tri</w:t>
            </w:r>
          </w:p>
        </w:tc>
        <w:tc>
          <w:p>
            <w:r>
              <w:t>Ghi chu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120</w:t>
            </w:r>
          </w:p>
        </w:tc>
        <w:tc>
          <w:p>
            <w:r>
              <w:t>giay</w:t>
            </w:r>
          </w:p>
        </w:tc>
      </w:tr>
      <w:tr>
        <w:tc>
          <w:tcPr>
            <w:gridSpan w:val="2"/>
          </w:tcPr>
          <w:p>
            <w:r>
              <w:t>O GOP HAI COT</w:t>
            </w:r>
          </w:p>
        </w:tc>
        <w:tc>
          <w:p>
            <w:r>
              <w:t>con lai</w:t>
            </w:r>
          </w:p>
        </w:tc>
      </w:tr>
    </w:tbl>
    <w:p>
      <w:r>
        <w:pict>
          <v:shape xmlns:v="urn:schemas-microsoft-com:vml" id="shape1" style="width:200pt;height:50pt">
            <v:textbox>
              <w:txbxContent>
                <w:p>
                  <w:r>
                    <w:t>NOI_DUNG_TRONG_TEXTBOX</w:t>
                  </w:r>
                </w:p>
              </w:txbxContent>
            </v:textbox>
          </v:shape>
        </w:pict>
      </w:r>
    </w:p>
    <w:p>
      <w:r>
        <w:fldChar w:fldCharType="begin"/>
      </w:r>
      <w:r>
        <w:instrText xml:space="preserve"> TOC \o "1-3" \h </w:instrText>
      </w:r>
      <w:r>
        <w:fldChar w:fldCharType="separate"/>
      </w:r>
      <w:r>
        <w:t>MUC_LUC_TU_DONG_KHONG_DUOC_VAO_INDEX</w:t>
      </w:r>
      <w:r>
        <w:fldChar w:fldCharType="end"/>
      </w:r>
    </w:p>
    <w:p>
      <w:hyperlink>
        <w:r>
          <w:t>Trang tai lieu chinh thuc</w:t>
        </w:r>
      </w:hyperlink>
    </w:p>
    <w:p>
      <w:r>
        <w:drawing>
          <wp:inline xmlns:wp="http://schemas.openxmlformats.org/drawingml/2006/wordprocessingDrawing">
            <wp:extent cx="100" cy="100"/>
            <wp:docPr id="1" name="so-do" descr="SO_DO_KIEN_TRUC_ALT_TEXT"/>
          </wp:inline>
        </w:drawing>
      </w:r>
    </w:p>
    <w:sectPr>
      <w:headerReference xmlns:r="http://schemas.openxmlformats.org/officeDocument/2006/relationships" w:type="default" r:id="R7318de3593bd444e"/>
      <w:footerReference xmlns:r="http://schemas.openxmlformats.org/officeDocument/2006/relationships" w:type="default" r:id="R7836a5299a694947"/>
    </w:sectPr>
  </w:body>
</w:document>
</file>

<file path=word/footer1.xml><?xml version="1.0" encoding="utf-8"?>
<w:ftr xmlns:w="http://schemas.openxmlformats.org/wordprocessingml/2006/main">
  <w:p>
    <w:r>
      <w:t>FOOTER_TRANG_KHONG_DUOC_VAO_INDEX</w:t>
    </w:r>
  </w:p>
</w:ftr>
</file>

<file path=word/header1.xml><?xml version="1.0" encoding="utf-8"?>
<w:hdr xmlns:w="http://schemas.openxmlformats.org/wordprocessingml/2006/main">
  <w:p>
    <w:r>
      <w:t>HEADER_CONG_TY_KHONG_DUOC_VAO_INDEX</w:t>
    </w:r>
  </w:p>
</w:hdr>
</file>

<file path=word/styles.xml><?xml version="1.0" encoding="utf-8"?>
<w:styles xmlns:w="http://schemas.openxmlformats.org/wordprocessingml/2006/main">
  <w:style w:type="paragraph" w:styleId="Heading1">
    <w:name w:val="Heading1"/>
    <w:pPr>
      <w:outlineLvl w:val="0"/>
    </w:pPr>
  </w:style>
  <w:style w:type="paragraph" w:styleId="Heading2">
    <w:name w:val="Heading2"/>
    <w:pPr>
      <w:outlineLvl w:val="1"/>
    </w:pPr>
  </w:style>
  <w:style w:type="paragraph" w:styleId="TieuDeChuong">
    <w:name w:val="TieuDeChuong"/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d904a75a3564b87" /><Relationship Type="http://schemas.openxmlformats.org/officeDocument/2006/relationships/header" Target="/word/header1.xml" Id="R7318de3593bd444e" /><Relationship Type="http://schemas.openxmlformats.org/officeDocument/2006/relationships/footer" Target="/word/footer1.xml" Id="R7836a5299a694947" /></Relationships>
</file>